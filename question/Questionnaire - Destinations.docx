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Syne Mono" w:cs="Syne Mono" w:eastAsia="Syne Mono" w:hAnsi="Syne Mono"/>
          <w:color w:val="666666"/>
          <w:sz w:val="30"/>
          <w:szCs w:val="30"/>
        </w:rPr>
      </w:pPr>
      <w:r w:rsidDel="00000000" w:rsidR="00000000" w:rsidRPr="00000000">
        <w:rPr>
          <w:rFonts w:ascii="Syne Mono" w:cs="Syne Mono" w:eastAsia="Syne Mono" w:hAnsi="Syne Mono"/>
          <w:color w:val="666666"/>
          <w:sz w:val="30"/>
          <w:szCs w:val="30"/>
          <w:rtl w:val="0"/>
        </w:rPr>
        <w:t xml:space="preserve">TIC-GPE5</w:t>
      </w:r>
    </w:p>
    <w:p w:rsidR="00000000" w:rsidDel="00000000" w:rsidP="00000000" w:rsidRDefault="00000000" w:rsidRPr="00000000" w14:paraId="00000002">
      <w:pPr>
        <w:pStyle w:val="Title"/>
        <w:jc w:val="center"/>
        <w:rPr>
          <w:rFonts w:ascii="Proxima Nova" w:cs="Proxima Nova" w:eastAsia="Proxima Nova" w:hAnsi="Proxima Nova"/>
          <w:sz w:val="68"/>
          <w:szCs w:val="68"/>
        </w:rPr>
      </w:pPr>
      <w:bookmarkStart w:colFirst="0" w:colLast="0" w:name="_agnrvxl79011" w:id="0"/>
      <w:bookmarkEnd w:id="0"/>
      <w:r w:rsidDel="00000000" w:rsidR="00000000" w:rsidRPr="00000000">
        <w:rPr>
          <w:rFonts w:ascii="Proxima Nova" w:cs="Proxima Nova" w:eastAsia="Proxima Nova" w:hAnsi="Proxima Nova"/>
          <w:sz w:val="68"/>
          <w:szCs w:val="68"/>
          <w:rtl w:val="0"/>
        </w:rPr>
        <w:t xml:space="preserve">Grand Projet Etna </w:t>
      </w:r>
    </w:p>
    <w:p w:rsidR="00000000" w:rsidDel="00000000" w:rsidP="00000000" w:rsidRDefault="00000000" w:rsidRPr="00000000" w14:paraId="00000003">
      <w:pPr>
        <w:pStyle w:val="Heading1"/>
        <w:jc w:val="center"/>
        <w:rPr>
          <w:rFonts w:ascii="Poppins" w:cs="Poppins" w:eastAsia="Poppins" w:hAnsi="Poppins"/>
        </w:rPr>
      </w:pPr>
      <w:bookmarkStart w:colFirst="0" w:colLast="0" w:name="_io619hpkedwd" w:id="1"/>
      <w:bookmarkEnd w:id="1"/>
      <w:r w:rsidDel="00000000" w:rsidR="00000000" w:rsidRPr="00000000">
        <w:rPr>
          <w:rFonts w:ascii="Poppins" w:cs="Poppins" w:eastAsia="Poppins" w:hAnsi="Poppins"/>
          <w:rtl w:val="0"/>
        </w:rPr>
        <w:t xml:space="preserve">Questionnaire destinations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/>
        <w:ind w:left="720" w:hanging="360"/>
        <w:rPr>
          <w:rFonts w:ascii="Lexend" w:cs="Lexend" w:eastAsia="Lexend" w:hAnsi="Lexend"/>
          <w:b w:val="1"/>
          <w:u w:val="none"/>
        </w:rPr>
      </w:pPr>
      <w:r w:rsidDel="00000000" w:rsidR="00000000" w:rsidRPr="00000000">
        <w:rPr>
          <w:rFonts w:ascii="Lexend" w:cs="Lexend" w:eastAsia="Lexend" w:hAnsi="Lexend"/>
          <w:b w:val="1"/>
          <w:rtl w:val="0"/>
        </w:rPr>
        <w:t xml:space="preserve">Préférez-vous voyager dans votre pays ou à l'étranger ?</w:t>
      </w:r>
    </w:p>
    <w:p w:rsidR="00000000" w:rsidDel="00000000" w:rsidP="00000000" w:rsidRDefault="00000000" w:rsidRPr="00000000" w14:paraId="00000006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Dans mon pays</w:t>
      </w:r>
    </w:p>
    <w:p w:rsidR="00000000" w:rsidDel="00000000" w:rsidP="00000000" w:rsidRDefault="00000000" w:rsidRPr="00000000" w14:paraId="00000007">
      <w:pPr>
        <w:numPr>
          <w:ilvl w:val="0"/>
          <w:numId w:val="41"/>
        </w:numPr>
        <w:spacing w:after="24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À l'étranger</w:t>
      </w:r>
    </w:p>
    <w:p w:rsidR="00000000" w:rsidDel="00000000" w:rsidP="00000000" w:rsidRDefault="00000000" w:rsidRPr="00000000" w14:paraId="00000008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(Si "À l'étranger" est choisi)</w:t>
      </w:r>
    </w:p>
    <w:p w:rsidR="00000000" w:rsidDel="00000000" w:rsidP="00000000" w:rsidRDefault="00000000" w:rsidRPr="00000000" w14:paraId="00000009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Y a-t-il des régions du monde que vous aimeriez particulièrement explorer (Europe, Asie, Amériques, etc.) ?</w:t>
      </w:r>
    </w:p>
    <w:p w:rsidR="00000000" w:rsidDel="00000000" w:rsidP="00000000" w:rsidRDefault="00000000" w:rsidRPr="00000000" w14:paraId="0000000A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Êtes-vous à l'aise avec les langues étrangères ou préférez-vous des destinations où l'anglais est couramment parlé ?</w:t>
      </w:r>
    </w:p>
    <w:p w:rsidR="00000000" w:rsidDel="00000000" w:rsidP="00000000" w:rsidRDefault="00000000" w:rsidRPr="00000000" w14:paraId="0000000B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(Si "Dans mon pays" est choisi)</w:t>
      </w:r>
    </w:p>
    <w:p w:rsidR="00000000" w:rsidDel="00000000" w:rsidP="00000000" w:rsidRDefault="00000000" w:rsidRPr="00000000" w14:paraId="0000000C">
      <w:pPr>
        <w:numPr>
          <w:ilvl w:val="0"/>
          <w:numId w:val="32"/>
        </w:numPr>
        <w:spacing w:after="0" w:afterAutospacing="0" w:before="24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Y a-t-il des régions de votre pays que vous n'avez pas encore explorées et que vous aimeriez découvrir ?</w:t>
      </w:r>
    </w:p>
    <w:p w:rsidR="00000000" w:rsidDel="00000000" w:rsidP="00000000" w:rsidRDefault="00000000" w:rsidRPr="00000000" w14:paraId="0000000D">
      <w:pPr>
        <w:numPr>
          <w:ilvl w:val="0"/>
          <w:numId w:val="32"/>
        </w:numPr>
        <w:spacing w:after="24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Préférez-vous des séjours en ville ou en pleine nature ?</w:t>
      </w:r>
    </w:p>
    <w:p w:rsidR="00000000" w:rsidDel="00000000" w:rsidP="00000000" w:rsidRDefault="00000000" w:rsidRPr="00000000" w14:paraId="0000000E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(Si "Dans mon pays" est choisi)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Lexend" w:cs="Lexend" w:eastAsia="Lexend" w:hAnsi="Lexend"/>
          <w:b w:val="1"/>
        </w:rPr>
      </w:pPr>
      <w:r w:rsidDel="00000000" w:rsidR="00000000" w:rsidRPr="00000000">
        <w:rPr>
          <w:rFonts w:ascii="Lexend" w:cs="Lexend" w:eastAsia="Lexend" w:hAnsi="Lexend"/>
          <w:b w:val="1"/>
          <w:rtl w:val="0"/>
        </w:rPr>
        <w:t xml:space="preserve">Quel est votre niveau de confort avec les langues étrangères autre que l’anglais ?</w:t>
      </w:r>
    </w:p>
    <w:p w:rsidR="00000000" w:rsidDel="00000000" w:rsidP="00000000" w:rsidRDefault="00000000" w:rsidRPr="00000000" w14:paraId="00000010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Je suis à l’aise avec plusieurs langues  (même que la réponse suivante)</w:t>
      </w:r>
    </w:p>
    <w:p w:rsidR="00000000" w:rsidDel="00000000" w:rsidP="00000000" w:rsidRDefault="00000000" w:rsidRPr="00000000" w14:paraId="00000011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Je préfère des destinations où je parle la langue</w:t>
      </w:r>
    </w:p>
    <w:p w:rsidR="00000000" w:rsidDel="00000000" w:rsidP="00000000" w:rsidRDefault="00000000" w:rsidRPr="00000000" w14:paraId="00000012">
      <w:pPr>
        <w:numPr>
          <w:ilvl w:val="0"/>
          <w:numId w:val="44"/>
        </w:numPr>
        <w:spacing w:after="24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Je préfère des destinations où l'anglais est couramment parlé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1"/>
          <w:numId w:val="4"/>
        </w:numPr>
        <w:spacing w:after="0" w:afterAutospacing="0" w:before="240" w:lineRule="auto"/>
        <w:ind w:left="1440" w:hanging="360"/>
        <w:rPr>
          <w:rFonts w:ascii="Lexend" w:cs="Lexend" w:eastAsia="Lexend" w:hAnsi="Lexend"/>
          <w:b w:val="1"/>
          <w:u w:val="none"/>
        </w:rPr>
      </w:pPr>
      <w:r w:rsidDel="00000000" w:rsidR="00000000" w:rsidRPr="00000000">
        <w:rPr>
          <w:rFonts w:ascii="Lexend" w:cs="Lexend" w:eastAsia="Lexend" w:hAnsi="Lexend"/>
          <w:b w:val="1"/>
          <w:rtl w:val="0"/>
        </w:rPr>
        <w:t xml:space="preserve">Quelle est cette ou ces langues ?</w:t>
      </w:r>
    </w:p>
    <w:p w:rsidR="00000000" w:rsidDel="00000000" w:rsidP="00000000" w:rsidRDefault="00000000" w:rsidRPr="00000000" w14:paraId="00000015">
      <w:pPr>
        <w:numPr>
          <w:ilvl w:val="0"/>
          <w:numId w:val="10"/>
        </w:numPr>
        <w:spacing w:after="240" w:before="0" w:beforeAutospacing="0" w:lineRule="auto"/>
        <w:ind w:left="144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( Liste de langue )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Lexend" w:cs="Lexend" w:eastAsia="Lexend" w:hAnsi="Lexend"/>
          <w:b w:val="1"/>
          <w:u w:val="none"/>
        </w:rPr>
      </w:pPr>
      <w:r w:rsidDel="00000000" w:rsidR="00000000" w:rsidRPr="00000000">
        <w:rPr>
          <w:rFonts w:ascii="Lexend" w:cs="Lexend" w:eastAsia="Lexend" w:hAnsi="Lexend"/>
          <w:b w:val="1"/>
          <w:rtl w:val="0"/>
        </w:rPr>
        <w:t xml:space="preserve">Quel est votre niveau de confort avec l’anglais ?</w:t>
      </w:r>
    </w:p>
    <w:p w:rsidR="00000000" w:rsidDel="00000000" w:rsidP="00000000" w:rsidRDefault="00000000" w:rsidRPr="00000000" w14:paraId="00000018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Assez bon</w:t>
      </w:r>
    </w:p>
    <w:p w:rsidR="00000000" w:rsidDel="00000000" w:rsidP="00000000" w:rsidRDefault="00000000" w:rsidRPr="00000000" w14:paraId="00000019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Très Bon</w:t>
      </w:r>
    </w:p>
    <w:p w:rsidR="00000000" w:rsidDel="00000000" w:rsidP="00000000" w:rsidRDefault="00000000" w:rsidRPr="00000000" w14:paraId="0000001A">
      <w:pPr>
        <w:numPr>
          <w:ilvl w:val="0"/>
          <w:numId w:val="42"/>
        </w:numPr>
        <w:spacing w:after="24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Bilangue</w:t>
      </w:r>
    </w:p>
    <w:p w:rsidR="00000000" w:rsidDel="00000000" w:rsidP="00000000" w:rsidRDefault="00000000" w:rsidRPr="00000000" w14:paraId="0000001B">
      <w:pPr>
        <w:spacing w:after="240" w:before="240" w:lineRule="auto"/>
        <w:ind w:left="0" w:firstLine="0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20" w:firstLine="0"/>
        <w:rPr>
          <w:rFonts w:ascii="Lexend" w:cs="Lexend" w:eastAsia="Lexend" w:hAnsi="Lexend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/>
        <w:ind w:left="720" w:hanging="360"/>
        <w:rPr>
          <w:rFonts w:ascii="Lexend" w:cs="Lexend" w:eastAsia="Lexend" w:hAnsi="Lexend"/>
          <w:b w:val="1"/>
          <w:u w:val="none"/>
        </w:rPr>
      </w:pPr>
      <w:r w:rsidDel="00000000" w:rsidR="00000000" w:rsidRPr="00000000">
        <w:rPr>
          <w:rFonts w:ascii="Lexend" w:cs="Lexend" w:eastAsia="Lexend" w:hAnsi="Lexend"/>
          <w:b w:val="1"/>
          <w:rtl w:val="0"/>
        </w:rPr>
        <w:t xml:space="preserve">Quel climat préférez-vous pour vos vacances ?</w:t>
      </w:r>
    </w:p>
    <w:p w:rsidR="00000000" w:rsidDel="00000000" w:rsidP="00000000" w:rsidRDefault="00000000" w:rsidRPr="00000000" w14:paraId="0000001E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Chaud et ensoleillé</w:t>
      </w:r>
    </w:p>
    <w:p w:rsidR="00000000" w:rsidDel="00000000" w:rsidP="00000000" w:rsidRDefault="00000000" w:rsidRPr="00000000" w14:paraId="0000001F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Tempéré et doux</w:t>
      </w:r>
    </w:p>
    <w:p w:rsidR="00000000" w:rsidDel="00000000" w:rsidP="00000000" w:rsidRDefault="00000000" w:rsidRPr="00000000" w14:paraId="00000020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Frais et montagneux</w:t>
      </w:r>
    </w:p>
    <w:p w:rsidR="00000000" w:rsidDel="00000000" w:rsidP="00000000" w:rsidRDefault="00000000" w:rsidRPr="00000000" w14:paraId="00000021">
      <w:pPr>
        <w:numPr>
          <w:ilvl w:val="0"/>
          <w:numId w:val="29"/>
        </w:numPr>
        <w:spacing w:after="24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Froid et enneigé</w:t>
      </w:r>
    </w:p>
    <w:p w:rsidR="00000000" w:rsidDel="00000000" w:rsidP="00000000" w:rsidRDefault="00000000" w:rsidRPr="00000000" w14:paraId="00000022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(Si "Chaud et ensoleillé" est choisi)</w:t>
      </w:r>
    </w:p>
    <w:p w:rsidR="00000000" w:rsidDel="00000000" w:rsidP="00000000" w:rsidRDefault="00000000" w:rsidRPr="00000000" w14:paraId="00000023">
      <w:pPr>
        <w:numPr>
          <w:ilvl w:val="0"/>
          <w:numId w:val="35"/>
        </w:numPr>
        <w:spacing w:after="0" w:afterAutospacing="0" w:before="24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Préférez-vous des destinations balnéaires ou des déserts chauds ?</w:t>
      </w:r>
    </w:p>
    <w:p w:rsidR="00000000" w:rsidDel="00000000" w:rsidP="00000000" w:rsidRDefault="00000000" w:rsidRPr="00000000" w14:paraId="00000024">
      <w:pPr>
        <w:numPr>
          <w:ilvl w:val="0"/>
          <w:numId w:val="35"/>
        </w:numPr>
        <w:spacing w:after="24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Êtes-vous intéressé par des festivals d'été ou des événements en plein air ?</w:t>
      </w:r>
    </w:p>
    <w:p w:rsidR="00000000" w:rsidDel="00000000" w:rsidP="00000000" w:rsidRDefault="00000000" w:rsidRPr="00000000" w14:paraId="00000025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(Si "Frais et montagneux" est choisi)</w:t>
      </w:r>
    </w:p>
    <w:p w:rsidR="00000000" w:rsidDel="00000000" w:rsidP="00000000" w:rsidRDefault="00000000" w:rsidRPr="00000000" w14:paraId="00000026">
      <w:pPr>
        <w:numPr>
          <w:ilvl w:val="0"/>
          <w:numId w:val="36"/>
        </w:numPr>
        <w:spacing w:after="0" w:afterAutospacing="0" w:before="24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Préférez-vous des randonnées en altitude ou des séjours dans des chalets ?</w:t>
      </w:r>
    </w:p>
    <w:p w:rsidR="00000000" w:rsidDel="00000000" w:rsidP="00000000" w:rsidRDefault="00000000" w:rsidRPr="00000000" w14:paraId="00000027">
      <w:pPr>
        <w:numPr>
          <w:ilvl w:val="0"/>
          <w:numId w:val="36"/>
        </w:numPr>
        <w:spacing w:after="24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Êtes-vous intéressé par des sports d'hiver comme le ski ou le snowboard ?</w:t>
      </w:r>
    </w:p>
    <w:p w:rsidR="00000000" w:rsidDel="00000000" w:rsidP="00000000" w:rsidRDefault="00000000" w:rsidRPr="00000000" w14:paraId="00000028">
      <w:pPr>
        <w:spacing w:after="240" w:before="240" w:lineRule="auto"/>
        <w:ind w:left="720" w:firstLine="0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/>
        <w:ind w:left="720" w:hanging="360"/>
        <w:rPr>
          <w:rFonts w:ascii="Lexend" w:cs="Lexend" w:eastAsia="Lexend" w:hAnsi="Lexend"/>
          <w:b w:val="1"/>
          <w:u w:val="none"/>
        </w:rPr>
      </w:pPr>
      <w:r w:rsidDel="00000000" w:rsidR="00000000" w:rsidRPr="00000000">
        <w:rPr>
          <w:rFonts w:ascii="Lexend" w:cs="Lexend" w:eastAsia="Lexend" w:hAnsi="Lexend"/>
          <w:b w:val="1"/>
          <w:rtl w:val="0"/>
        </w:rPr>
        <w:t xml:space="preserve">Quel est votre budget pour ces vacances ? </w:t>
      </w:r>
      <w:ins w:author="Johan DAMIOT" w:id="0" w:date="2024-10-14T08:33:01Z">
        <w:r w:rsidDel="00000000" w:rsidR="00000000" w:rsidRPr="00000000">
          <w:rPr>
            <w:rFonts w:ascii="Lexend" w:cs="Lexend" w:eastAsia="Lexend" w:hAnsi="Lexend"/>
            <w:b w:val="1"/>
            <w:rtl w:val="0"/>
          </w:rPr>
          <w:t xml:space="preserve"> Pour le quiz voyage plutôt </w:t>
        </w:r>
      </w:ins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Petit budget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Budget moyen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Budget confortable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Budget luxueux</w:t>
      </w:r>
    </w:p>
    <w:p w:rsidR="00000000" w:rsidDel="00000000" w:rsidP="00000000" w:rsidRDefault="00000000" w:rsidRPr="00000000" w14:paraId="0000002E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(Si "Petit budget" est choisi)</w:t>
      </w:r>
    </w:p>
    <w:p w:rsidR="00000000" w:rsidDel="00000000" w:rsidP="00000000" w:rsidRDefault="00000000" w:rsidRPr="00000000" w14:paraId="0000002F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Êtes-vous intéressé par des hébergements économiques comme les auberges de jeunesse ou le camping ?</w:t>
      </w:r>
    </w:p>
    <w:p w:rsidR="00000000" w:rsidDel="00000000" w:rsidP="00000000" w:rsidRDefault="00000000" w:rsidRPr="00000000" w14:paraId="00000030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Préférez-vous des destinations où le coût de la vie est bas ?</w:t>
      </w:r>
    </w:p>
    <w:p w:rsidR="00000000" w:rsidDel="00000000" w:rsidP="00000000" w:rsidRDefault="00000000" w:rsidRPr="00000000" w14:paraId="00000031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(Si "Budget luxueux" est choisi)</w:t>
      </w:r>
    </w:p>
    <w:p w:rsidR="00000000" w:rsidDel="00000000" w:rsidP="00000000" w:rsidRDefault="00000000" w:rsidRPr="00000000" w14:paraId="00000032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Préférez-vous des hôtels de luxe ou des villas privées ?</w:t>
      </w:r>
    </w:p>
    <w:p w:rsidR="00000000" w:rsidDel="00000000" w:rsidP="00000000" w:rsidRDefault="00000000" w:rsidRPr="00000000" w14:paraId="00000033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Êtes-vous intéressé par des expériences haut de gamme comme des spas, des restaurants étoilés ou des excursions privées ?</w:t>
      </w:r>
    </w:p>
    <w:p w:rsidR="00000000" w:rsidDel="00000000" w:rsidP="00000000" w:rsidRDefault="00000000" w:rsidRPr="00000000" w14:paraId="00000034">
      <w:pPr>
        <w:spacing w:after="240" w:before="240" w:lineRule="auto"/>
        <w:ind w:left="720" w:firstLine="0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/>
        <w:ind w:left="720" w:hanging="360"/>
        <w:rPr>
          <w:rFonts w:ascii="Lexend" w:cs="Lexend" w:eastAsia="Lexend" w:hAnsi="Lexend"/>
          <w:b w:val="1"/>
          <w:u w:val="none"/>
        </w:rPr>
      </w:pPr>
      <w:r w:rsidDel="00000000" w:rsidR="00000000" w:rsidRPr="00000000">
        <w:rPr>
          <w:rFonts w:ascii="Lexend" w:cs="Lexend" w:eastAsia="Lexend" w:hAnsi="Lexend"/>
          <w:b w:val="1"/>
          <w:rtl w:val="0"/>
        </w:rPr>
        <w:t xml:space="preserve">Combien de temps avez-vous pour ces vacances ? </w:t>
      </w:r>
      <w:ins w:author="Johan DAMIOT" w:id="1" w:date="2024-10-14T08:32:46Z">
        <w:r w:rsidDel="00000000" w:rsidR="00000000" w:rsidRPr="00000000">
          <w:rPr>
            <w:rFonts w:ascii="Lexend" w:cs="Lexend" w:eastAsia="Lexend" w:hAnsi="Lexend"/>
            <w:b w:val="1"/>
            <w:rtl w:val="0"/>
          </w:rPr>
          <w:t xml:space="preserve">Pour le quiz voyage plutôt</w:t>
        </w:r>
      </w:ins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Un week-end</w:t>
      </w:r>
    </w:p>
    <w:p w:rsidR="00000000" w:rsidDel="00000000" w:rsidP="00000000" w:rsidRDefault="00000000" w:rsidRPr="00000000" w14:paraId="0000003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Une semaine</w:t>
      </w:r>
    </w:p>
    <w:p w:rsidR="00000000" w:rsidDel="00000000" w:rsidP="00000000" w:rsidRDefault="00000000" w:rsidRPr="00000000" w14:paraId="0000003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Deux semaines</w:t>
      </w:r>
    </w:p>
    <w:p w:rsidR="00000000" w:rsidDel="00000000" w:rsidP="00000000" w:rsidRDefault="00000000" w:rsidRPr="00000000" w14:paraId="00000039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Plus de deux semaines</w:t>
      </w:r>
    </w:p>
    <w:p w:rsidR="00000000" w:rsidDel="00000000" w:rsidP="00000000" w:rsidRDefault="00000000" w:rsidRPr="00000000" w14:paraId="0000003A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(Si "Un week-end" est choisi)</w:t>
      </w:r>
    </w:p>
    <w:p w:rsidR="00000000" w:rsidDel="00000000" w:rsidP="00000000" w:rsidRDefault="00000000" w:rsidRPr="00000000" w14:paraId="0000003B">
      <w:pPr>
        <w:numPr>
          <w:ilvl w:val="0"/>
          <w:numId w:val="30"/>
        </w:numPr>
        <w:spacing w:after="0" w:afterAutospacing="0" w:before="24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Préférez-vous une destination proche pour minimiser le temps de voyage ?</w:t>
      </w:r>
    </w:p>
    <w:p w:rsidR="00000000" w:rsidDel="00000000" w:rsidP="00000000" w:rsidRDefault="00000000" w:rsidRPr="00000000" w14:paraId="0000003C">
      <w:pPr>
        <w:numPr>
          <w:ilvl w:val="0"/>
          <w:numId w:val="30"/>
        </w:numPr>
        <w:spacing w:after="24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Êtes-vous intéressé par des escapades urbaines ou des retraites en nature ?</w:t>
      </w:r>
    </w:p>
    <w:p w:rsidR="00000000" w:rsidDel="00000000" w:rsidP="00000000" w:rsidRDefault="00000000" w:rsidRPr="00000000" w14:paraId="0000003D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(Si "Deux semaines" ou "Plus de deux semaines" est choisi)</w:t>
      </w:r>
    </w:p>
    <w:p w:rsidR="00000000" w:rsidDel="00000000" w:rsidP="00000000" w:rsidRDefault="00000000" w:rsidRPr="00000000" w14:paraId="0000003E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Préférez-vous explorer une seule destination en profondeur ou visiter plusieurs endroits ?</w:t>
      </w:r>
    </w:p>
    <w:p w:rsidR="00000000" w:rsidDel="00000000" w:rsidP="00000000" w:rsidRDefault="00000000" w:rsidRPr="00000000" w14:paraId="0000003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Êtes-vous intéressé par des road trips ou des circuits organisés ?</w:t>
      </w:r>
    </w:p>
    <w:p w:rsidR="00000000" w:rsidDel="00000000" w:rsidP="00000000" w:rsidRDefault="00000000" w:rsidRPr="00000000" w14:paraId="0000004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0" w:afterAutospacing="0"/>
        <w:ind w:left="720" w:hanging="360"/>
        <w:rPr>
          <w:rFonts w:ascii="Lexend" w:cs="Lexend" w:eastAsia="Lexend" w:hAnsi="Lexend"/>
          <w:b w:val="1"/>
          <w:u w:val="none"/>
        </w:rPr>
      </w:pPr>
      <w:r w:rsidDel="00000000" w:rsidR="00000000" w:rsidRPr="00000000">
        <w:rPr>
          <w:rFonts w:ascii="Lexend" w:cs="Lexend" w:eastAsia="Lexend" w:hAnsi="Lexend"/>
          <w:b w:val="1"/>
          <w:rtl w:val="0"/>
        </w:rPr>
        <w:t xml:space="preserve">Quels types d'activités aimez-vous faire pendant vos vacances ?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Plage et détente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Randonnée et nature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Visites culturelles et historiques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Sports et aventures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Shopping et gastronomie</w:t>
      </w:r>
    </w:p>
    <w:p w:rsidR="00000000" w:rsidDel="00000000" w:rsidP="00000000" w:rsidRDefault="00000000" w:rsidRPr="00000000" w14:paraId="00000047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(Si "Plage et détente" est choisi)</w:t>
      </w:r>
    </w:p>
    <w:p w:rsidR="00000000" w:rsidDel="00000000" w:rsidP="00000000" w:rsidRDefault="00000000" w:rsidRPr="00000000" w14:paraId="00000048">
      <w:pPr>
        <w:numPr>
          <w:ilvl w:val="0"/>
          <w:numId w:val="46"/>
        </w:numPr>
        <w:spacing w:after="0" w:afterAutospacing="0" w:before="24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Préférez-vous des plages tropicales ou méditerranéennes ?</w:t>
      </w:r>
    </w:p>
    <w:p w:rsidR="00000000" w:rsidDel="00000000" w:rsidP="00000000" w:rsidRDefault="00000000" w:rsidRPr="00000000" w14:paraId="00000049">
      <w:pPr>
        <w:numPr>
          <w:ilvl w:val="0"/>
          <w:numId w:val="46"/>
        </w:numPr>
        <w:spacing w:after="24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Êtes-vous intéressé par des activités nautiques comme la plongée ou le surf ?</w:t>
      </w:r>
    </w:p>
    <w:p w:rsidR="00000000" w:rsidDel="00000000" w:rsidP="00000000" w:rsidRDefault="00000000" w:rsidRPr="00000000" w14:paraId="0000004A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(Si "Randonnée et nature" est choisi)</w:t>
      </w:r>
    </w:p>
    <w:p w:rsidR="00000000" w:rsidDel="00000000" w:rsidP="00000000" w:rsidRDefault="00000000" w:rsidRPr="00000000" w14:paraId="0000004B">
      <w:pPr>
        <w:numPr>
          <w:ilvl w:val="0"/>
          <w:numId w:val="43"/>
        </w:numPr>
        <w:spacing w:after="0" w:afterAutospacing="0" w:before="24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Préférez-vous des randonnées en montagne ou en forêt ?</w:t>
      </w:r>
    </w:p>
    <w:p w:rsidR="00000000" w:rsidDel="00000000" w:rsidP="00000000" w:rsidRDefault="00000000" w:rsidRPr="00000000" w14:paraId="0000004C">
      <w:pPr>
        <w:numPr>
          <w:ilvl w:val="0"/>
          <w:numId w:val="43"/>
        </w:numPr>
        <w:spacing w:after="24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Êtes-vous intéressé par des parcs nationaux ou des réserves naturelles spécifiques ?</w:t>
      </w:r>
    </w:p>
    <w:p w:rsidR="00000000" w:rsidDel="00000000" w:rsidP="00000000" w:rsidRDefault="00000000" w:rsidRPr="00000000" w14:paraId="0000004D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(Si "Visites culturelles et historiques" est choisi)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Préférez-vous explorer des villes historiques ou des sites archéologiques ?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Y a-t-il une période historique ou une civilisation particulière qui vous intéresse ?</w:t>
      </w:r>
    </w:p>
    <w:p w:rsidR="00000000" w:rsidDel="00000000" w:rsidP="00000000" w:rsidRDefault="00000000" w:rsidRPr="00000000" w14:paraId="00000050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(Si "Sports et aventures" est choisi)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Préférez-vous des sports d'eau, des sports de montagne ou des sports extrêmes ?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Êtes-vous intéressé par des activités spécifiques comme le parapente, le rafting ou le ski ?</w:t>
      </w:r>
    </w:p>
    <w:p w:rsidR="00000000" w:rsidDel="00000000" w:rsidP="00000000" w:rsidRDefault="00000000" w:rsidRPr="00000000" w14:paraId="00000053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(Si "Shopping et gastronomie" est choisi)</w:t>
      </w:r>
    </w:p>
    <w:p w:rsidR="00000000" w:rsidDel="00000000" w:rsidP="00000000" w:rsidRDefault="00000000" w:rsidRPr="00000000" w14:paraId="00000054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Préférez-vous des destinations connues pour leur cuisine locale ou pour leur variété de boutiques ?</w:t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Y a-t-il des spécialités culinaires ou des marchés que vous aimeriez découvrir ?</w:t>
      </w:r>
    </w:p>
    <w:p w:rsidR="00000000" w:rsidDel="00000000" w:rsidP="00000000" w:rsidRDefault="00000000" w:rsidRPr="00000000" w14:paraId="00000056">
      <w:pPr>
        <w:spacing w:after="240" w:before="240" w:lineRule="auto"/>
        <w:ind w:left="0" w:firstLine="0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Lexend" w:cs="Lexend" w:eastAsia="Lexend" w:hAnsi="Lexend"/>
          <w:b w:val="1"/>
          <w:u w:val="none"/>
        </w:rPr>
      </w:pPr>
      <w:r w:rsidDel="00000000" w:rsidR="00000000" w:rsidRPr="00000000">
        <w:rPr>
          <w:rFonts w:ascii="Lexend" w:cs="Lexend" w:eastAsia="Lexend" w:hAnsi="Lexend"/>
          <w:b w:val="1"/>
          <w:rtl w:val="0"/>
        </w:rPr>
        <w:t xml:space="preserve">Voyagez-vous seul, en couple, en famille ou avec des amis ? </w:t>
      </w:r>
      <w:ins w:author="Johan DAMIOT" w:id="2" w:date="2024-10-14T08:32:26Z">
        <w:r w:rsidDel="00000000" w:rsidR="00000000" w:rsidRPr="00000000">
          <w:rPr>
            <w:rFonts w:ascii="Lexend" w:cs="Lexend" w:eastAsia="Lexend" w:hAnsi="Lexend"/>
            <w:b w:val="1"/>
            <w:rtl w:val="0"/>
          </w:rPr>
          <w:t xml:space="preserve">Pour le quiz voyage plutôt </w:t>
        </w:r>
      </w:ins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u w:val="none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Seul</w:t>
      </w:r>
    </w:p>
    <w:p w:rsidR="00000000" w:rsidDel="00000000" w:rsidP="00000000" w:rsidRDefault="00000000" w:rsidRPr="00000000" w14:paraId="0000005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u w:val="none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En couple</w:t>
      </w:r>
    </w:p>
    <w:p w:rsidR="00000000" w:rsidDel="00000000" w:rsidP="00000000" w:rsidRDefault="00000000" w:rsidRPr="00000000" w14:paraId="0000005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u w:val="none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En famille</w:t>
      </w:r>
    </w:p>
    <w:p w:rsidR="00000000" w:rsidDel="00000000" w:rsidP="00000000" w:rsidRDefault="00000000" w:rsidRPr="00000000" w14:paraId="0000005B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Lexend" w:cs="Lexend" w:eastAsia="Lexend" w:hAnsi="Lexend"/>
          <w:u w:val="none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Avec des amis</w:t>
        <w:br w:type="textWrapping"/>
      </w:r>
    </w:p>
    <w:p w:rsidR="00000000" w:rsidDel="00000000" w:rsidP="00000000" w:rsidRDefault="00000000" w:rsidRPr="00000000" w14:paraId="0000005C">
      <w:pPr>
        <w:spacing w:after="240" w:before="240" w:lineRule="auto"/>
        <w:ind w:left="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(Si "En famille" est choisi)</w:t>
      </w:r>
    </w:p>
    <w:p w:rsidR="00000000" w:rsidDel="00000000" w:rsidP="00000000" w:rsidRDefault="00000000" w:rsidRPr="00000000" w14:paraId="0000005D">
      <w:pPr>
        <w:numPr>
          <w:ilvl w:val="0"/>
          <w:numId w:val="37"/>
        </w:numPr>
        <w:spacing w:after="0" w:afterAutospacing="0" w:before="240" w:lineRule="auto"/>
        <w:ind w:left="720" w:hanging="360"/>
        <w:rPr>
          <w:rFonts w:ascii="Lexend" w:cs="Lexend" w:eastAsia="Lexend" w:hAnsi="Lexend"/>
          <w:u w:val="none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Avez-vous des enfants ? Si oui, quel âge ont-ils ?</w:t>
      </w:r>
    </w:p>
    <w:p w:rsidR="00000000" w:rsidDel="00000000" w:rsidP="00000000" w:rsidRDefault="00000000" w:rsidRPr="00000000" w14:paraId="0000005E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u w:val="none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Recherchez-vous des destinations avec des activités adaptées aux enfants, comme des parcs d'attractions ou des clubs pour enfants ?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(Si "Avec des amis" est choisi)</w:t>
      </w:r>
    </w:p>
    <w:p w:rsidR="00000000" w:rsidDel="00000000" w:rsidP="00000000" w:rsidRDefault="00000000" w:rsidRPr="00000000" w14:paraId="00000060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Préférez-vous des vacances actives avec des sports et des aventures, ou des vacances plus détendues avec des sorties nocturnes et des restaurants ?</w:t>
      </w:r>
    </w:p>
    <w:p w:rsidR="00000000" w:rsidDel="00000000" w:rsidP="00000000" w:rsidRDefault="00000000" w:rsidRPr="00000000" w14:paraId="00000061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Êtes-vous intéressé par des destinations connues pour leur vie nocturne et leurs festivals ?</w:t>
      </w:r>
      <w:r w:rsidDel="00000000" w:rsidR="00000000" w:rsidRPr="00000000">
        <w:rPr>
          <w:rFonts w:ascii="Lexend" w:cs="Lexend" w:eastAsia="Lexend" w:hAnsi="Lexend"/>
          <w:b w:val="1"/>
          <w:rtl w:val="0"/>
        </w:rPr>
        <w:t xml:space="preserve"> </w:t>
      </w:r>
    </w:p>
    <w:p w:rsidR="00000000" w:rsidDel="00000000" w:rsidP="00000000" w:rsidRDefault="00000000" w:rsidRPr="00000000" w14:paraId="00000062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  <w:b w:val="1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b w:val="1"/>
          <w:u w:val="none"/>
        </w:rPr>
      </w:pPr>
      <w:r w:rsidDel="00000000" w:rsidR="00000000" w:rsidRPr="00000000">
        <w:rPr>
          <w:rFonts w:ascii="Lexend" w:cs="Lexend" w:eastAsia="Lexend" w:hAnsi="Lexend"/>
          <w:b w:val="1"/>
          <w:rtl w:val="0"/>
        </w:rPr>
        <w:t xml:space="preserve">Quelle est votre préférence en matière d'hébergement ? </w:t>
      </w:r>
      <w:ins w:author="Johan DAMIOT" w:id="3" w:date="2024-10-14T08:32:11Z">
        <w:r w:rsidDel="00000000" w:rsidR="00000000" w:rsidRPr="00000000">
          <w:rPr>
            <w:rFonts w:ascii="Lexend" w:cs="Lexend" w:eastAsia="Lexend" w:hAnsi="Lexend"/>
            <w:b w:val="1"/>
            <w:rtl w:val="0"/>
          </w:rPr>
          <w:t xml:space="preserve">Pour le quiz Hôtel plutôt</w:t>
        </w:r>
      </w:ins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u w:val="none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Hôtel</w:t>
      </w:r>
    </w:p>
    <w:p w:rsidR="00000000" w:rsidDel="00000000" w:rsidP="00000000" w:rsidRDefault="00000000" w:rsidRPr="00000000" w14:paraId="0000006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u w:val="none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Location d'appartement</w:t>
      </w:r>
    </w:p>
    <w:p w:rsidR="00000000" w:rsidDel="00000000" w:rsidP="00000000" w:rsidRDefault="00000000" w:rsidRPr="00000000" w14:paraId="0000006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u w:val="none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Camping</w:t>
      </w:r>
    </w:p>
    <w:p w:rsidR="00000000" w:rsidDel="00000000" w:rsidP="00000000" w:rsidRDefault="00000000" w:rsidRPr="00000000" w14:paraId="0000006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u w:val="none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Auberge de jeunesse</w:t>
      </w:r>
    </w:p>
    <w:p w:rsidR="00000000" w:rsidDel="00000000" w:rsidP="00000000" w:rsidRDefault="00000000" w:rsidRPr="00000000" w14:paraId="00000068">
      <w:pPr>
        <w:numPr>
          <w:ilvl w:val="0"/>
          <w:numId w:val="25"/>
        </w:numPr>
        <w:spacing w:after="240" w:before="0" w:beforeAutospacing="0" w:lineRule="auto"/>
        <w:ind w:left="720" w:hanging="360"/>
        <w:rPr>
          <w:rFonts w:ascii="Lexend" w:cs="Lexend" w:eastAsia="Lexend" w:hAnsi="Lexend"/>
          <w:u w:val="none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Maison d’hôtes</w:t>
      </w:r>
    </w:p>
    <w:p w:rsidR="00000000" w:rsidDel="00000000" w:rsidP="00000000" w:rsidRDefault="00000000" w:rsidRPr="00000000" w14:paraId="00000069">
      <w:pPr>
        <w:spacing w:after="240" w:before="240" w:lineRule="auto"/>
        <w:ind w:left="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(Si "Hôtel" est choisi)</w:t>
      </w:r>
    </w:p>
    <w:p w:rsidR="00000000" w:rsidDel="00000000" w:rsidP="00000000" w:rsidRDefault="00000000" w:rsidRPr="00000000" w14:paraId="0000006A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rFonts w:ascii="Lexend" w:cs="Lexend" w:eastAsia="Lexend" w:hAnsi="Lexend"/>
          <w:u w:val="none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Préférez-vous des chaînes hôtelières ou des hôtels boutiques ?</w:t>
      </w:r>
    </w:p>
    <w:p w:rsidR="00000000" w:rsidDel="00000000" w:rsidP="00000000" w:rsidRDefault="00000000" w:rsidRPr="00000000" w14:paraId="0000006B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rFonts w:ascii="Lexend" w:cs="Lexend" w:eastAsia="Lexend" w:hAnsi="Lexend"/>
          <w:u w:val="none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Recherchez-vous des hôtels avec des équipements spécifiques comme une piscine, un spa ou un restaurant gastronomique ?</w:t>
      </w:r>
    </w:p>
    <w:p w:rsidR="00000000" w:rsidDel="00000000" w:rsidP="00000000" w:rsidRDefault="00000000" w:rsidRPr="00000000" w14:paraId="0000006C">
      <w:pPr>
        <w:spacing w:after="240" w:before="240" w:lineRule="auto"/>
        <w:ind w:left="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(Si "Camping" est choisi)</w:t>
      </w:r>
    </w:p>
    <w:p w:rsidR="00000000" w:rsidDel="00000000" w:rsidP="00000000" w:rsidRDefault="00000000" w:rsidRPr="00000000" w14:paraId="0000006D">
      <w:pPr>
        <w:numPr>
          <w:ilvl w:val="0"/>
          <w:numId w:val="27"/>
        </w:numPr>
        <w:spacing w:after="0" w:afterAutospacing="0" w:before="240" w:lineRule="auto"/>
        <w:ind w:left="720" w:hanging="360"/>
        <w:rPr>
          <w:rFonts w:ascii="Lexend" w:cs="Lexend" w:eastAsia="Lexend" w:hAnsi="Lexend"/>
          <w:u w:val="none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Préférez-vous le camping sauvage ou les campings aménagés avec des installations ?</w:t>
      </w:r>
    </w:p>
    <w:p w:rsidR="00000000" w:rsidDel="00000000" w:rsidP="00000000" w:rsidRDefault="00000000" w:rsidRPr="00000000" w14:paraId="0000006E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u w:val="none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Êtes-vous intéressé par des activités de plein air comme le feu de camp, la pêche ou le canoë ?</w:t>
        <w:br w:type="textWrapping"/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b w:val="1"/>
          <w:u w:val="none"/>
        </w:rPr>
      </w:pPr>
      <w:r w:rsidDel="00000000" w:rsidR="00000000" w:rsidRPr="00000000">
        <w:rPr>
          <w:rFonts w:ascii="Lexend" w:cs="Lexend" w:eastAsia="Lexend" w:hAnsi="Lexend"/>
          <w:b w:val="1"/>
          <w:rtl w:val="0"/>
        </w:rPr>
        <w:t xml:space="preserve">Y a-t-il des activités spécifiques ou des expériences que vous voulez absolument vivre pendant vos vacances ?</w:t>
      </w:r>
    </w:p>
    <w:p w:rsidR="00000000" w:rsidDel="00000000" w:rsidP="00000000" w:rsidRDefault="00000000" w:rsidRPr="00000000" w14:paraId="00000070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u w:val="none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Activités culturelles comme la visite de musées ou de monuments historiques</w:t>
      </w:r>
    </w:p>
    <w:p w:rsidR="00000000" w:rsidDel="00000000" w:rsidP="00000000" w:rsidRDefault="00000000" w:rsidRPr="00000000" w14:paraId="00000071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u w:val="none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Activités de détente comme les spas ou les plages</w:t>
      </w:r>
    </w:p>
    <w:p w:rsidR="00000000" w:rsidDel="00000000" w:rsidP="00000000" w:rsidRDefault="00000000" w:rsidRPr="00000000" w14:paraId="00000072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u w:val="none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Activités d'aventure comme le saut en parachute ou la plongée sous-marine</w:t>
      </w:r>
    </w:p>
    <w:p w:rsidR="00000000" w:rsidDel="00000000" w:rsidP="00000000" w:rsidRDefault="00000000" w:rsidRPr="00000000" w14:paraId="00000073">
      <w:pPr>
        <w:numPr>
          <w:ilvl w:val="0"/>
          <w:numId w:val="39"/>
        </w:numPr>
        <w:spacing w:after="240" w:before="0" w:beforeAutospacing="0" w:lineRule="auto"/>
        <w:ind w:left="720" w:hanging="360"/>
        <w:rPr>
          <w:rFonts w:ascii="Lexend" w:cs="Lexend" w:eastAsia="Lexend" w:hAnsi="Lexend"/>
          <w:u w:val="none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Activités gastronomiques comme des cours de cuisine ou des dégustations de vin</w:t>
        <w:br w:type="textWrapping"/>
      </w:r>
    </w:p>
    <w:p w:rsidR="00000000" w:rsidDel="00000000" w:rsidP="00000000" w:rsidRDefault="00000000" w:rsidRPr="00000000" w14:paraId="00000074">
      <w:pPr>
        <w:spacing w:after="240" w:before="240" w:lineRule="auto"/>
        <w:ind w:left="144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br w:type="textWrapping"/>
      </w:r>
    </w:p>
    <w:p w:rsidR="00000000" w:rsidDel="00000000" w:rsidP="00000000" w:rsidRDefault="00000000" w:rsidRPr="00000000" w14:paraId="00000075">
      <w:pPr>
        <w:spacing w:after="240" w:before="240" w:lineRule="auto"/>
        <w:ind w:left="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Lexend" w:cs="Lexend" w:eastAsia="Lexend" w:hAnsi="Lexend"/>
          <w:b w:val="1"/>
          <w:u w:val="none"/>
        </w:rPr>
      </w:pPr>
      <w:r w:rsidDel="00000000" w:rsidR="00000000" w:rsidRPr="00000000">
        <w:rPr>
          <w:rFonts w:ascii="Lexend" w:cs="Lexend" w:eastAsia="Lexend" w:hAnsi="Lexend"/>
          <w:b w:val="1"/>
          <w:rtl w:val="0"/>
        </w:rPr>
        <w:t xml:space="preserve">Y a-t-il des événements spéciaux ou des festivals que vous aimeriez voir pendant vos vacances ? </w:t>
      </w:r>
      <w:ins w:author="Johan DAMIOT" w:id="4" w:date="2024-10-14T08:31:48Z">
        <w:r w:rsidDel="00000000" w:rsidR="00000000" w:rsidRPr="00000000">
          <w:rPr>
            <w:rFonts w:ascii="Lexend" w:cs="Lexend" w:eastAsia="Lexend" w:hAnsi="Lexend"/>
            <w:b w:val="1"/>
            <w:rtl w:val="0"/>
          </w:rPr>
          <w:t xml:space="preserve">peu être regroupé avec la question plus haut</w:t>
        </w:r>
      </w:ins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u w:val="none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Festivals de musique</w:t>
      </w:r>
    </w:p>
    <w:p w:rsidR="00000000" w:rsidDel="00000000" w:rsidP="00000000" w:rsidRDefault="00000000" w:rsidRPr="00000000" w14:paraId="0000007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u w:val="none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Festivals culturels ou traditionnels</w:t>
      </w:r>
    </w:p>
    <w:p w:rsidR="00000000" w:rsidDel="00000000" w:rsidP="00000000" w:rsidRDefault="00000000" w:rsidRPr="00000000" w14:paraId="0000007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u w:val="none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Événements sportifs</w:t>
      </w:r>
    </w:p>
    <w:p w:rsidR="00000000" w:rsidDel="00000000" w:rsidP="00000000" w:rsidRDefault="00000000" w:rsidRPr="00000000" w14:paraId="0000007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u w:val="none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Foires et marchés artisanaux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b w:val="1"/>
          <w:u w:val="none"/>
        </w:rPr>
      </w:pPr>
      <w:r w:rsidDel="00000000" w:rsidR="00000000" w:rsidRPr="00000000">
        <w:rPr>
          <w:rFonts w:ascii="Lexend" w:cs="Lexend" w:eastAsia="Lexend" w:hAnsi="Lexend"/>
          <w:b w:val="1"/>
          <w:rtl w:val="0"/>
        </w:rPr>
        <w:t xml:space="preserve">Préférez-vous des destinations populaires ou des endroits moins fréquentés ?</w:t>
      </w:r>
    </w:p>
    <w:p w:rsidR="00000000" w:rsidDel="00000000" w:rsidP="00000000" w:rsidRDefault="00000000" w:rsidRPr="00000000" w14:paraId="0000007C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Destinations populaires</w:t>
      </w:r>
    </w:p>
    <w:p w:rsidR="00000000" w:rsidDel="00000000" w:rsidP="00000000" w:rsidRDefault="00000000" w:rsidRPr="00000000" w14:paraId="0000007D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Endroits moins fréquentés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(Si "Destinations populaires" est choisi)</w:t>
      </w:r>
    </w:p>
    <w:p w:rsidR="00000000" w:rsidDel="00000000" w:rsidP="00000000" w:rsidRDefault="00000000" w:rsidRPr="00000000" w14:paraId="0000007F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Êtes-vous intéressé par des attractions touristiques célèbres comme les monuments ou les parcs à thème ?</w:t>
      </w:r>
    </w:p>
    <w:p w:rsidR="00000000" w:rsidDel="00000000" w:rsidP="00000000" w:rsidRDefault="00000000" w:rsidRPr="00000000" w14:paraId="00000080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Préférez-vous des villes avec une vie nocturne animée et des événements culturels ?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(Si "Endroits moins fréquentés" est choisi)</w:t>
      </w:r>
    </w:p>
    <w:p w:rsidR="00000000" w:rsidDel="00000000" w:rsidP="00000000" w:rsidRDefault="00000000" w:rsidRPr="00000000" w14:paraId="00000082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Recherchez-vous des destinations hors des sentiers battus pour une expérience plus authentique ?</w:t>
      </w:r>
    </w:p>
    <w:p w:rsidR="00000000" w:rsidDel="00000000" w:rsidP="00000000" w:rsidRDefault="00000000" w:rsidRPr="00000000" w14:paraId="00000083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Êtes-vous intéressé par des destinations écotouristiques ou des réserves naturelles peu connues ?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b w:val="1"/>
          <w:u w:val="none"/>
        </w:rPr>
      </w:pPr>
      <w:r w:rsidDel="00000000" w:rsidR="00000000" w:rsidRPr="00000000">
        <w:rPr>
          <w:rFonts w:ascii="Lexend" w:cs="Lexend" w:eastAsia="Lexend" w:hAnsi="Lexend"/>
          <w:b w:val="1"/>
          <w:rtl w:val="0"/>
        </w:rPr>
        <w:t xml:space="preserve">Avez-vous besoin de rester connecté ou préférez-vous une déconnexion totale ?</w:t>
      </w:r>
    </w:p>
    <w:p w:rsidR="00000000" w:rsidDel="00000000" w:rsidP="00000000" w:rsidRDefault="00000000" w:rsidRPr="00000000" w14:paraId="00000085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Rester connecté</w:t>
      </w:r>
    </w:p>
    <w:p w:rsidR="00000000" w:rsidDel="00000000" w:rsidP="00000000" w:rsidRDefault="00000000" w:rsidRPr="00000000" w14:paraId="00000086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Déconnexion totale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b w:val="1"/>
          <w:u w:val="none"/>
        </w:rPr>
      </w:pPr>
      <w:r w:rsidDel="00000000" w:rsidR="00000000" w:rsidRPr="00000000">
        <w:rPr>
          <w:rFonts w:ascii="Lexend" w:cs="Lexend" w:eastAsia="Lexend" w:hAnsi="Lexend"/>
          <w:b w:val="1"/>
          <w:rtl w:val="0"/>
        </w:rPr>
        <w:t xml:space="preserve">Quel est le type de paysage qui vous attire le plus ?</w:t>
      </w:r>
      <w:ins w:author="Johan DAMIOT" w:id="5" w:date="2024-10-14T08:33:27Z">
        <w:r w:rsidDel="00000000" w:rsidR="00000000" w:rsidRPr="00000000">
          <w:rPr>
            <w:rFonts w:ascii="Lexend" w:cs="Lexend" w:eastAsia="Lexend" w:hAnsi="Lexend"/>
            <w:b w:val="1"/>
            <w:rtl w:val="0"/>
          </w:rPr>
          <w:t xml:space="preserve"> </w:t>
        </w:r>
        <w:r w:rsidDel="00000000" w:rsidR="00000000" w:rsidRPr="00000000">
          <w:rPr>
            <w:rFonts w:ascii="Lexend" w:cs="Lexend" w:eastAsia="Lexend" w:hAnsi="Lexend"/>
            <w:b w:val="1"/>
            <w:rtl w:val="0"/>
          </w:rPr>
          <w:t xml:space="preserve">peut</w:t>
        </w:r>
        <w:r w:rsidDel="00000000" w:rsidR="00000000" w:rsidRPr="00000000">
          <w:rPr>
            <w:rFonts w:ascii="Lexend" w:cs="Lexend" w:eastAsia="Lexend" w:hAnsi="Lexend"/>
            <w:b w:val="1"/>
            <w:rtl w:val="0"/>
          </w:rPr>
          <w:t xml:space="preserve"> </w:t>
        </w:r>
        <w:r w:rsidDel="00000000" w:rsidR="00000000" w:rsidRPr="00000000">
          <w:rPr>
            <w:rFonts w:ascii="Lexend" w:cs="Lexend" w:eastAsia="Lexend" w:hAnsi="Lexend"/>
            <w:b w:val="1"/>
            <w:rtl w:val="0"/>
          </w:rPr>
          <w:t xml:space="preserve">être</w:t>
        </w:r>
        <w:r w:rsidDel="00000000" w:rsidR="00000000" w:rsidRPr="00000000">
          <w:rPr>
            <w:rFonts w:ascii="Lexend" w:cs="Lexend" w:eastAsia="Lexend" w:hAnsi="Lexend"/>
            <w:b w:val="1"/>
            <w:rtl w:val="0"/>
          </w:rPr>
          <w:t xml:space="preserve"> regroupé avec un question plus haut</w:t>
        </w:r>
      </w:ins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Plage et mer</w:t>
      </w:r>
    </w:p>
    <w:p w:rsidR="00000000" w:rsidDel="00000000" w:rsidP="00000000" w:rsidRDefault="00000000" w:rsidRPr="00000000" w14:paraId="00000089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Montagne et lacs</w:t>
      </w:r>
    </w:p>
    <w:p w:rsidR="00000000" w:rsidDel="00000000" w:rsidP="00000000" w:rsidRDefault="00000000" w:rsidRPr="00000000" w14:paraId="0000008A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Déserts et canyons</w:t>
      </w:r>
    </w:p>
    <w:p w:rsidR="00000000" w:rsidDel="00000000" w:rsidP="00000000" w:rsidRDefault="00000000" w:rsidRPr="00000000" w14:paraId="0000008B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Forêts et campagne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(Si "Plage et mer" est choisi)</w:t>
      </w:r>
    </w:p>
    <w:p w:rsidR="00000000" w:rsidDel="00000000" w:rsidP="00000000" w:rsidRDefault="00000000" w:rsidRPr="00000000" w14:paraId="0000008D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Préférez-vous des plages de sable fin ou des plages de galets ?</w:t>
      </w:r>
    </w:p>
    <w:p w:rsidR="00000000" w:rsidDel="00000000" w:rsidP="00000000" w:rsidRDefault="00000000" w:rsidRPr="00000000" w14:paraId="0000008E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Êtes-vous intéressé par des activités comme la voile ou le snorkeling ?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(Si "Montagne et lacs" est choisi)</w:t>
      </w:r>
    </w:p>
    <w:p w:rsidR="00000000" w:rsidDel="00000000" w:rsidP="00000000" w:rsidRDefault="00000000" w:rsidRPr="00000000" w14:paraId="00000090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Préférez-vous des randonnées en haute montagne ou des promenades autour des lacs ?</w:t>
      </w:r>
    </w:p>
    <w:p w:rsidR="00000000" w:rsidDel="00000000" w:rsidP="00000000" w:rsidRDefault="00000000" w:rsidRPr="00000000" w14:paraId="00000091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Êtes-vous intéressé par des sports d'hiver comme le ski ou la luge ?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(Si "Déserts et canyons" est choisi)</w:t>
      </w:r>
    </w:p>
    <w:p w:rsidR="00000000" w:rsidDel="00000000" w:rsidP="00000000" w:rsidRDefault="00000000" w:rsidRPr="00000000" w14:paraId="00000093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Préférez-vous des excursions en 4x4 ou des randonnées à pied dans le désert ?</w:t>
      </w:r>
    </w:p>
    <w:p w:rsidR="00000000" w:rsidDel="00000000" w:rsidP="00000000" w:rsidRDefault="00000000" w:rsidRPr="00000000" w14:paraId="00000094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Êtes-vous intéressé par des expériences culturelles avec les populations locales ?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(Si "Forêts et campagne" est choisi)</w:t>
      </w:r>
    </w:p>
    <w:p w:rsidR="00000000" w:rsidDel="00000000" w:rsidP="00000000" w:rsidRDefault="00000000" w:rsidRPr="00000000" w14:paraId="00000096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Préférez-vous des séjours en cabane ou des randonnées en forêt ?</w:t>
      </w:r>
    </w:p>
    <w:p w:rsidR="00000000" w:rsidDel="00000000" w:rsidP="00000000" w:rsidRDefault="00000000" w:rsidRPr="00000000" w14:paraId="00000097">
      <w:pPr>
        <w:numPr>
          <w:ilvl w:val="1"/>
          <w:numId w:val="12"/>
        </w:numPr>
        <w:spacing w:after="240" w:before="0" w:beforeAutospacing="0" w:lineRule="auto"/>
        <w:ind w:left="144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Êtes-vous intéressé par des activités comme la cueillette de champignons ou l'observation de la faune ?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Lexend" w:cs="Lexend" w:eastAsia="Lexend" w:hAnsi="Lexend"/>
          <w:b w:val="1"/>
          <w:u w:val="none"/>
        </w:rPr>
      </w:pPr>
      <w:r w:rsidDel="00000000" w:rsidR="00000000" w:rsidRPr="00000000">
        <w:rPr>
          <w:rFonts w:ascii="Lexend" w:cs="Lexend" w:eastAsia="Lexend" w:hAnsi="Lexend"/>
          <w:b w:val="1"/>
          <w:rtl w:val="0"/>
        </w:rPr>
        <w:t xml:space="preserve">Quelle importance accordez-vous à la gastronomie locale lors de vos voyages ?</w:t>
      </w:r>
      <w:ins w:author="Johan DAMIOT" w:id="6" w:date="2024-10-14T08:34:58Z">
        <w:r w:rsidDel="00000000" w:rsidR="00000000" w:rsidRPr="00000000">
          <w:rPr>
            <w:rFonts w:ascii="Lexend" w:cs="Lexend" w:eastAsia="Lexend" w:hAnsi="Lexend"/>
            <w:b w:val="1"/>
            <w:rtl w:val="0"/>
          </w:rPr>
          <w:t xml:space="preserve">question pour le quiz Activité</w:t>
        </w:r>
      </w:ins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Très importante</w:t>
      </w:r>
    </w:p>
    <w:p w:rsidR="00000000" w:rsidDel="00000000" w:rsidP="00000000" w:rsidRDefault="00000000" w:rsidRPr="00000000" w14:paraId="0000009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Moyennement importante</w:t>
      </w:r>
    </w:p>
    <w:p w:rsidR="00000000" w:rsidDel="00000000" w:rsidP="00000000" w:rsidRDefault="00000000" w:rsidRPr="00000000" w14:paraId="0000009C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Peu importante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(Si "Très importante" est choisi)</w:t>
      </w:r>
    </w:p>
    <w:p w:rsidR="00000000" w:rsidDel="00000000" w:rsidP="00000000" w:rsidRDefault="00000000" w:rsidRPr="00000000" w14:paraId="0000009E">
      <w:pPr>
        <w:numPr>
          <w:ilvl w:val="0"/>
          <w:numId w:val="38"/>
        </w:numPr>
        <w:spacing w:after="0" w:afterAutospacing="0" w:before="24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Êtes-vous intéressé par des expériences gastronomiques comme des visites de vignobles, des cours de cuisine ou des dégustations de plats locaux ?</w:t>
      </w:r>
    </w:p>
    <w:p w:rsidR="00000000" w:rsidDel="00000000" w:rsidP="00000000" w:rsidRDefault="00000000" w:rsidRPr="00000000" w14:paraId="0000009F">
      <w:pPr>
        <w:numPr>
          <w:ilvl w:val="0"/>
          <w:numId w:val="38"/>
        </w:numPr>
        <w:spacing w:after="24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Y a-t-il des cuisines spécifiques que vous aimeriez découvrir ?</w:t>
      </w:r>
    </w:p>
    <w:p w:rsidR="00000000" w:rsidDel="00000000" w:rsidP="00000000" w:rsidRDefault="00000000" w:rsidRPr="00000000" w14:paraId="000000A0">
      <w:pPr>
        <w:spacing w:after="240" w:before="240" w:lineRule="auto"/>
        <w:ind w:left="720" w:firstLine="0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Lexend" w:cs="Lexend" w:eastAsia="Lexend" w:hAnsi="Lexend"/>
          <w:b w:val="1"/>
          <w:u w:val="none"/>
        </w:rPr>
      </w:pPr>
      <w:r w:rsidDel="00000000" w:rsidR="00000000" w:rsidRPr="00000000">
        <w:rPr>
          <w:rFonts w:ascii="Lexend" w:cs="Lexend" w:eastAsia="Lexend" w:hAnsi="Lexend"/>
          <w:b w:val="1"/>
          <w:rtl w:val="0"/>
        </w:rPr>
        <w:t xml:space="preserve">Quel est votre moyen de transport préféré pour voyager ?</w:t>
      </w:r>
      <w:ins w:author="Johan DAMIOT" w:id="7" w:date="2024-10-14T08:35:19Z">
        <w:r w:rsidDel="00000000" w:rsidR="00000000" w:rsidRPr="00000000">
          <w:rPr>
            <w:rFonts w:ascii="Lexend" w:cs="Lexend" w:eastAsia="Lexend" w:hAnsi="Lexend"/>
            <w:b w:val="1"/>
            <w:rtl w:val="0"/>
          </w:rPr>
          <w:t xml:space="preserve"> question pour le quiz voyage</w:t>
        </w:r>
      </w:ins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Avion</w:t>
      </w:r>
    </w:p>
    <w:p w:rsidR="00000000" w:rsidDel="00000000" w:rsidP="00000000" w:rsidRDefault="00000000" w:rsidRPr="00000000" w14:paraId="000000A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Train</w:t>
      </w:r>
    </w:p>
    <w:p w:rsidR="00000000" w:rsidDel="00000000" w:rsidP="00000000" w:rsidRDefault="00000000" w:rsidRPr="00000000" w14:paraId="000000A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Voiture</w:t>
      </w:r>
    </w:p>
    <w:p w:rsidR="00000000" w:rsidDel="00000000" w:rsidP="00000000" w:rsidRDefault="00000000" w:rsidRPr="00000000" w14:paraId="000000A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Bus</w:t>
      </w:r>
    </w:p>
    <w:p w:rsidR="00000000" w:rsidDel="00000000" w:rsidP="00000000" w:rsidRDefault="00000000" w:rsidRPr="00000000" w14:paraId="000000A6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Bateau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(Si "Voiture" est choisi)</w:t>
      </w:r>
    </w:p>
    <w:p w:rsidR="00000000" w:rsidDel="00000000" w:rsidP="00000000" w:rsidRDefault="00000000" w:rsidRPr="00000000" w14:paraId="000000A8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Préférez-vous faire des road trips pour explorer différentes régions ?</w:t>
      </w:r>
    </w:p>
    <w:p w:rsidR="00000000" w:rsidDel="00000000" w:rsidP="00000000" w:rsidRDefault="00000000" w:rsidRPr="00000000" w14:paraId="000000A9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Êtes-vous intéressé par des itinéraires spécifiques ou des routes panoramiques ?</w:t>
      </w:r>
    </w:p>
    <w:p w:rsidR="00000000" w:rsidDel="00000000" w:rsidP="00000000" w:rsidRDefault="00000000" w:rsidRPr="00000000" w14:paraId="000000AA">
      <w:pPr>
        <w:spacing w:after="240" w:before="240" w:lineRule="auto"/>
        <w:ind w:left="720" w:firstLine="0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Lexend" w:cs="Lexend" w:eastAsia="Lexend" w:hAnsi="Lexend"/>
          <w:b w:val="1"/>
          <w:u w:val="none"/>
        </w:rPr>
      </w:pPr>
      <w:r w:rsidDel="00000000" w:rsidR="00000000" w:rsidRPr="00000000">
        <w:rPr>
          <w:rFonts w:ascii="Lexend" w:cs="Lexend" w:eastAsia="Lexend" w:hAnsi="Lexend"/>
          <w:b w:val="1"/>
          <w:rtl w:val="0"/>
        </w:rPr>
        <w:t xml:space="preserve">Avez-vous des préférences concernant les fuseaux horaires ?</w:t>
      </w:r>
      <w:ins w:author="Johan DAMIOT" w:id="8" w:date="2024-10-14T08:35:34Z">
        <w:r w:rsidDel="00000000" w:rsidR="00000000" w:rsidRPr="00000000">
          <w:rPr>
            <w:rFonts w:ascii="Lexend" w:cs="Lexend" w:eastAsia="Lexend" w:hAnsi="Lexend"/>
            <w:b w:val="1"/>
            <w:rtl w:val="0"/>
          </w:rPr>
          <w:t xml:space="preserve"> vraiment </w:t>
        </w:r>
        <w:r w:rsidDel="00000000" w:rsidR="00000000" w:rsidRPr="00000000">
          <w:rPr>
            <w:rFonts w:ascii="Lexend" w:cs="Lexend" w:eastAsia="Lexend" w:hAnsi="Lexend"/>
            <w:b w:val="1"/>
            <w:rtl w:val="0"/>
          </w:rPr>
          <w:t xml:space="preserve">nécessaire</w:t>
        </w:r>
        <w:r w:rsidDel="00000000" w:rsidR="00000000" w:rsidRPr="00000000">
          <w:rPr>
            <w:rFonts w:ascii="Lexend" w:cs="Lexend" w:eastAsia="Lexend" w:hAnsi="Lexend"/>
            <w:b w:val="1"/>
            <w:rtl w:val="0"/>
          </w:rPr>
          <w:t xml:space="preserve"> ?</w:t>
        </w:r>
      </w:ins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Préférez-vous voyager dans des fuseaux horaires proches pour éviter le décalage horaire ?</w:t>
      </w:r>
    </w:p>
    <w:p w:rsidR="00000000" w:rsidDel="00000000" w:rsidP="00000000" w:rsidRDefault="00000000" w:rsidRPr="00000000" w14:paraId="000000A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Êtes-vous à l’aise avec des voyages impliquant de gros décalages horaires ?</w:t>
      </w:r>
    </w:p>
    <w:p w:rsidR="00000000" w:rsidDel="00000000" w:rsidP="00000000" w:rsidRDefault="00000000" w:rsidRPr="00000000" w14:paraId="000000A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b w:val="1"/>
          <w:u w:val="none"/>
        </w:rPr>
      </w:pPr>
      <w:r w:rsidDel="00000000" w:rsidR="00000000" w:rsidRPr="00000000">
        <w:rPr>
          <w:rFonts w:ascii="Lexend" w:cs="Lexend" w:eastAsia="Lexend" w:hAnsi="Lexend"/>
          <w:b w:val="1"/>
          <w:rtl w:val="0"/>
        </w:rPr>
        <w:t xml:space="preserve">Êtes-vous intéressé par des destinations qui offrent des expériences uniques ou atypiques ?</w:t>
      </w:r>
      <w:ins w:author="Johan DAMIOT" w:id="9" w:date="2024-10-14T08:36:16Z">
        <w:r w:rsidDel="00000000" w:rsidR="00000000" w:rsidRPr="00000000">
          <w:rPr>
            <w:rFonts w:ascii="Lexend" w:cs="Lexend" w:eastAsia="Lexend" w:hAnsi="Lexend"/>
            <w:b w:val="1"/>
            <w:rtl w:val="0"/>
          </w:rPr>
          <w:t xml:space="preserve"> peut </w:t>
        </w:r>
        <w:r w:rsidDel="00000000" w:rsidR="00000000" w:rsidRPr="00000000">
          <w:rPr>
            <w:rFonts w:ascii="Lexend" w:cs="Lexend" w:eastAsia="Lexend" w:hAnsi="Lexend"/>
            <w:b w:val="1"/>
            <w:rtl w:val="0"/>
          </w:rPr>
          <w:t xml:space="preserve">être</w:t>
        </w:r>
        <w:r w:rsidDel="00000000" w:rsidR="00000000" w:rsidRPr="00000000">
          <w:rPr>
            <w:rFonts w:ascii="Lexend" w:cs="Lexend" w:eastAsia="Lexend" w:hAnsi="Lexend"/>
            <w:b w:val="1"/>
            <w:rtl w:val="0"/>
          </w:rPr>
          <w:t xml:space="preserve"> regroupé avec un question plus haut</w:t>
        </w:r>
      </w:ins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Oui</w:t>
      </w:r>
    </w:p>
    <w:p w:rsidR="00000000" w:rsidDel="00000000" w:rsidP="00000000" w:rsidRDefault="00000000" w:rsidRPr="00000000" w14:paraId="000000B0">
      <w:pPr>
        <w:numPr>
          <w:ilvl w:val="0"/>
          <w:numId w:val="24"/>
        </w:numPr>
        <w:spacing w:after="24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Non</w:t>
      </w:r>
    </w:p>
    <w:p w:rsidR="00000000" w:rsidDel="00000000" w:rsidP="00000000" w:rsidRDefault="00000000" w:rsidRPr="00000000" w14:paraId="000000B1">
      <w:pPr>
        <w:spacing w:after="240" w:before="240" w:lineRule="auto"/>
        <w:ind w:left="0" w:firstLine="0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Lexend" w:cs="Lexend" w:eastAsia="Lexend" w:hAnsi="Lexend"/>
          <w:b w:val="1"/>
          <w:u w:val="none"/>
        </w:rPr>
      </w:pPr>
      <w:r w:rsidDel="00000000" w:rsidR="00000000" w:rsidRPr="00000000">
        <w:rPr>
          <w:rFonts w:ascii="Lexend" w:cs="Lexend" w:eastAsia="Lexend" w:hAnsi="Lexend"/>
          <w:b w:val="1"/>
          <w:rtl w:val="0"/>
        </w:rPr>
        <w:t xml:space="preserve"> Quel est votre niveau de confort avec les aventures en plein air ?</w:t>
      </w:r>
      <w:ins w:author="Johan DAMIOT" w:id="10" w:date="2024-10-14T08:36:34Z">
        <w:r w:rsidDel="00000000" w:rsidR="00000000" w:rsidRPr="00000000">
          <w:rPr>
            <w:rFonts w:ascii="Lexend" w:cs="Lexend" w:eastAsia="Lexend" w:hAnsi="Lexend"/>
            <w:b w:val="1"/>
            <w:rtl w:val="0"/>
          </w:rPr>
          <w:t xml:space="preserve"> trop spécifique</w:t>
        </w:r>
      </w:ins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Très à l'aise</w:t>
      </w:r>
    </w:p>
    <w:p w:rsidR="00000000" w:rsidDel="00000000" w:rsidP="00000000" w:rsidRDefault="00000000" w:rsidRPr="00000000" w14:paraId="000000B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Moyennement à l'aise</w:t>
      </w:r>
    </w:p>
    <w:p w:rsidR="00000000" w:rsidDel="00000000" w:rsidP="00000000" w:rsidRDefault="00000000" w:rsidRPr="00000000" w14:paraId="000000B5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Peu à l'aise</w:t>
      </w:r>
    </w:p>
    <w:p w:rsidR="00000000" w:rsidDel="00000000" w:rsidP="00000000" w:rsidRDefault="00000000" w:rsidRPr="00000000" w14:paraId="000000B6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(Si "Très à l'aise" est choisi)</w:t>
      </w:r>
    </w:p>
    <w:p w:rsidR="00000000" w:rsidDel="00000000" w:rsidP="00000000" w:rsidRDefault="00000000" w:rsidRPr="00000000" w14:paraId="000000B7">
      <w:pPr>
        <w:numPr>
          <w:ilvl w:val="0"/>
          <w:numId w:val="31"/>
        </w:numPr>
        <w:spacing w:after="0" w:afterAutospacing="0" w:before="24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Êtes-vous intéressé par des aventures en plein air extrêmes comme l’escalade, le canyoning ou le trek en haute montagne ?</w:t>
      </w:r>
    </w:p>
    <w:p w:rsidR="00000000" w:rsidDel="00000000" w:rsidP="00000000" w:rsidRDefault="00000000" w:rsidRPr="00000000" w14:paraId="000000B8">
      <w:pPr>
        <w:numPr>
          <w:ilvl w:val="0"/>
          <w:numId w:val="31"/>
        </w:numPr>
        <w:spacing w:after="24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Préférez-vous des expéditions dans des régions reculées ou des aventures encadrées par des guides ?</w:t>
      </w:r>
    </w:p>
    <w:p w:rsidR="00000000" w:rsidDel="00000000" w:rsidP="00000000" w:rsidRDefault="00000000" w:rsidRPr="00000000" w14:paraId="000000B9">
      <w:pPr>
        <w:spacing w:after="240" w:before="240" w:lineRule="auto"/>
        <w:ind w:left="720" w:firstLine="0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Lexend" w:cs="Lexend" w:eastAsia="Lexend" w:hAnsi="Lexend"/>
          <w:b w:val="1"/>
          <w:u w:val="none"/>
        </w:rPr>
      </w:pPr>
      <w:r w:rsidDel="00000000" w:rsidR="00000000" w:rsidRPr="00000000">
        <w:rPr>
          <w:rFonts w:ascii="Lexend" w:cs="Lexend" w:eastAsia="Lexend" w:hAnsi="Lexend"/>
          <w:b w:val="1"/>
          <w:rtl w:val="0"/>
        </w:rPr>
        <w:t xml:space="preserve"> Avez-vous des préférences pour des activités de bien-être pendant vos vacances ?</w:t>
      </w:r>
      <w:ins w:author="Johan DAMIOT" w:id="11" w:date="2024-10-14T08:36:54Z">
        <w:r w:rsidDel="00000000" w:rsidR="00000000" w:rsidRPr="00000000">
          <w:rPr>
            <w:rFonts w:ascii="Lexend" w:cs="Lexend" w:eastAsia="Lexend" w:hAnsi="Lexend"/>
            <w:b w:val="1"/>
            <w:rtl w:val="0"/>
          </w:rPr>
          <w:t xml:space="preserve"> </w:t>
        </w:r>
        <w:r w:rsidDel="00000000" w:rsidR="00000000" w:rsidRPr="00000000">
          <w:rPr>
            <w:rFonts w:ascii="Lexend" w:cs="Lexend" w:eastAsia="Lexend" w:hAnsi="Lexend"/>
            <w:b w:val="1"/>
            <w:rtl w:val="0"/>
          </w:rPr>
          <w:t xml:space="preserve">peut</w:t>
        </w:r>
        <w:r w:rsidDel="00000000" w:rsidR="00000000" w:rsidRPr="00000000">
          <w:rPr>
            <w:rFonts w:ascii="Lexend" w:cs="Lexend" w:eastAsia="Lexend" w:hAnsi="Lexend"/>
            <w:b w:val="1"/>
            <w:rtl w:val="0"/>
          </w:rPr>
          <w:t xml:space="preserve"> </w:t>
        </w:r>
        <w:r w:rsidDel="00000000" w:rsidR="00000000" w:rsidRPr="00000000">
          <w:rPr>
            <w:rFonts w:ascii="Lexend" w:cs="Lexend" w:eastAsia="Lexend" w:hAnsi="Lexend"/>
            <w:b w:val="1"/>
            <w:rtl w:val="0"/>
          </w:rPr>
          <w:t xml:space="preserve">être</w:t>
        </w:r>
        <w:r w:rsidDel="00000000" w:rsidR="00000000" w:rsidRPr="00000000">
          <w:rPr>
            <w:rFonts w:ascii="Lexend" w:cs="Lexend" w:eastAsia="Lexend" w:hAnsi="Lexend"/>
            <w:b w:val="1"/>
            <w:rtl w:val="0"/>
          </w:rPr>
          <w:t xml:space="preserve"> regroupé avec un question plus haut</w:t>
        </w:r>
      </w:ins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Oui</w:t>
      </w:r>
    </w:p>
    <w:p w:rsidR="00000000" w:rsidDel="00000000" w:rsidP="00000000" w:rsidRDefault="00000000" w:rsidRPr="00000000" w14:paraId="000000BC">
      <w:pPr>
        <w:numPr>
          <w:ilvl w:val="0"/>
          <w:numId w:val="23"/>
        </w:numPr>
        <w:spacing w:after="24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Non</w:t>
      </w:r>
    </w:p>
    <w:p w:rsidR="00000000" w:rsidDel="00000000" w:rsidP="00000000" w:rsidRDefault="00000000" w:rsidRPr="00000000" w14:paraId="000000BD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(Si "Oui" est choisi)</w:t>
      </w:r>
    </w:p>
    <w:p w:rsidR="00000000" w:rsidDel="00000000" w:rsidP="00000000" w:rsidRDefault="00000000" w:rsidRPr="00000000" w14:paraId="000000BE">
      <w:pPr>
        <w:numPr>
          <w:ilvl w:val="0"/>
          <w:numId w:val="45"/>
        </w:numPr>
        <w:spacing w:after="0" w:afterAutospacing="0" w:before="24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Êtes-vous intéressé par des retraites de yoga, des centres de bien-être, des spas ou des séjours détox ?</w:t>
      </w:r>
    </w:p>
    <w:p w:rsidR="00000000" w:rsidDel="00000000" w:rsidP="00000000" w:rsidRDefault="00000000" w:rsidRPr="00000000" w14:paraId="000000BF">
      <w:pPr>
        <w:numPr>
          <w:ilvl w:val="0"/>
          <w:numId w:val="45"/>
        </w:numPr>
        <w:spacing w:after="24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Préférez-vous des destinations connues pour leurs sources thermales ou leurs traitements de bien-être ?</w:t>
      </w:r>
    </w:p>
    <w:p w:rsidR="00000000" w:rsidDel="00000000" w:rsidP="00000000" w:rsidRDefault="00000000" w:rsidRPr="00000000" w14:paraId="000000C0">
      <w:pPr>
        <w:spacing w:after="240" w:before="240" w:lineRule="auto"/>
        <w:ind w:left="720" w:firstLine="0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Lexend" w:cs="Lexend" w:eastAsia="Lexend" w:hAnsi="Lexend"/>
          <w:b w:val="1"/>
          <w:u w:val="none"/>
        </w:rPr>
      </w:pPr>
      <w:r w:rsidDel="00000000" w:rsidR="00000000" w:rsidRPr="00000000">
        <w:rPr>
          <w:rFonts w:ascii="Lexend" w:cs="Lexend" w:eastAsia="Lexend" w:hAnsi="Lexend"/>
          <w:b w:val="1"/>
          <w:rtl w:val="0"/>
        </w:rPr>
        <w:t xml:space="preserve">Quelle est l'importance de la durabilité et de l'éco responsabilité pour vous lors de vos voyages ?</w:t>
      </w:r>
      <w:ins w:author="Johan DAMIOT" w:id="12" w:date="2024-10-14T08:37:23Z">
        <w:r w:rsidDel="00000000" w:rsidR="00000000" w:rsidRPr="00000000">
          <w:rPr>
            <w:rFonts w:ascii="Lexend" w:cs="Lexend" w:eastAsia="Lexend" w:hAnsi="Lexend"/>
            <w:b w:val="1"/>
            <w:rtl w:val="0"/>
          </w:rPr>
          <w:t xml:space="preserve"> question pour le quiz voyage</w:t>
        </w:r>
      </w:ins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Très importante</w:t>
      </w:r>
    </w:p>
    <w:p w:rsidR="00000000" w:rsidDel="00000000" w:rsidP="00000000" w:rsidRDefault="00000000" w:rsidRPr="00000000" w14:paraId="000000C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Moyennement importante</w:t>
      </w:r>
    </w:p>
    <w:p w:rsidR="00000000" w:rsidDel="00000000" w:rsidP="00000000" w:rsidRDefault="00000000" w:rsidRPr="00000000" w14:paraId="000000C4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Peu importante</w:t>
      </w:r>
    </w:p>
    <w:p w:rsidR="00000000" w:rsidDel="00000000" w:rsidP="00000000" w:rsidRDefault="00000000" w:rsidRPr="00000000" w14:paraId="000000C5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(Si "Très importante" est choisi)</w:t>
      </w:r>
    </w:p>
    <w:p w:rsidR="00000000" w:rsidDel="00000000" w:rsidP="00000000" w:rsidRDefault="00000000" w:rsidRPr="00000000" w14:paraId="000000C6">
      <w:pPr>
        <w:numPr>
          <w:ilvl w:val="0"/>
          <w:numId w:val="40"/>
        </w:numPr>
        <w:spacing w:after="0" w:afterAutospacing="0" w:before="24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Préférez-vous des destinations écotouristiques ?</w:t>
      </w:r>
    </w:p>
    <w:p w:rsidR="00000000" w:rsidDel="00000000" w:rsidP="00000000" w:rsidRDefault="00000000" w:rsidRPr="00000000" w14:paraId="000000C7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Êtes-vous intéressé par des hébergements respectueux de l'environnement, des initiatives locales ou des voyages avec une faible empreinte carbone ?</w:t>
      </w:r>
    </w:p>
    <w:p w:rsidR="00000000" w:rsidDel="00000000" w:rsidP="00000000" w:rsidRDefault="00000000" w:rsidRPr="00000000" w14:paraId="000000C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b w:val="1"/>
          <w:u w:val="none"/>
        </w:rPr>
      </w:pPr>
      <w:r w:rsidDel="00000000" w:rsidR="00000000" w:rsidRPr="00000000">
        <w:rPr>
          <w:rFonts w:ascii="Lexend" w:cs="Lexend" w:eastAsia="Lexend" w:hAnsi="Lexend"/>
          <w:b w:val="1"/>
          <w:rtl w:val="0"/>
        </w:rPr>
        <w:t xml:space="preserve">Êtes-vous intéressé par des destinations avec des événements spécifiques pendant vos dates de voyage ?</w:t>
      </w:r>
      <w:ins w:author="Johan DAMIOT" w:id="13" w:date="2024-10-14T08:37:48Z">
        <w:r w:rsidDel="00000000" w:rsidR="00000000" w:rsidRPr="00000000">
          <w:rPr>
            <w:rFonts w:ascii="Lexend" w:cs="Lexend" w:eastAsia="Lexend" w:hAnsi="Lexend"/>
            <w:b w:val="1"/>
            <w:rtl w:val="0"/>
          </w:rPr>
          <w:t xml:space="preserve"> peut </w:t>
        </w:r>
        <w:r w:rsidDel="00000000" w:rsidR="00000000" w:rsidRPr="00000000">
          <w:rPr>
            <w:rFonts w:ascii="Lexend" w:cs="Lexend" w:eastAsia="Lexend" w:hAnsi="Lexend"/>
            <w:b w:val="1"/>
            <w:rtl w:val="0"/>
          </w:rPr>
          <w:t xml:space="preserve">être</w:t>
        </w:r>
        <w:r w:rsidDel="00000000" w:rsidR="00000000" w:rsidRPr="00000000">
          <w:rPr>
            <w:rFonts w:ascii="Lexend" w:cs="Lexend" w:eastAsia="Lexend" w:hAnsi="Lexend"/>
            <w:b w:val="1"/>
            <w:rtl w:val="0"/>
          </w:rPr>
          <w:t xml:space="preserve"> regroupé avec une question plus haut</w:t>
        </w:r>
      </w:ins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47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Oui</w:t>
      </w:r>
    </w:p>
    <w:p w:rsidR="00000000" w:rsidDel="00000000" w:rsidP="00000000" w:rsidRDefault="00000000" w:rsidRPr="00000000" w14:paraId="000000CA">
      <w:pPr>
        <w:numPr>
          <w:ilvl w:val="0"/>
          <w:numId w:val="47"/>
        </w:numPr>
        <w:spacing w:after="24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Non</w:t>
      </w:r>
    </w:p>
    <w:p w:rsidR="00000000" w:rsidDel="00000000" w:rsidP="00000000" w:rsidRDefault="00000000" w:rsidRPr="00000000" w14:paraId="000000CB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(Si "Oui" est choisi)</w:t>
      </w:r>
    </w:p>
    <w:p w:rsidR="00000000" w:rsidDel="00000000" w:rsidP="00000000" w:rsidRDefault="00000000" w:rsidRPr="00000000" w14:paraId="000000CC">
      <w:pPr>
        <w:numPr>
          <w:ilvl w:val="0"/>
          <w:numId w:val="33"/>
        </w:numPr>
        <w:spacing w:after="0" w:afterAutospacing="0" w:before="24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Y a-t-il des festivals, des concerts, des événements sportifs ou des expositions que vous aimeriez voir ?</w:t>
      </w:r>
    </w:p>
    <w:p w:rsidR="00000000" w:rsidDel="00000000" w:rsidP="00000000" w:rsidRDefault="00000000" w:rsidRPr="00000000" w14:paraId="000000CD">
      <w:pPr>
        <w:numPr>
          <w:ilvl w:val="0"/>
          <w:numId w:val="33"/>
        </w:numPr>
        <w:spacing w:after="24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Préférez-vous des événements culturels, des événements sportifs ou des événements artistiques ?</w:t>
      </w:r>
    </w:p>
    <w:p w:rsidR="00000000" w:rsidDel="00000000" w:rsidP="00000000" w:rsidRDefault="00000000" w:rsidRPr="00000000" w14:paraId="000000CE">
      <w:pPr>
        <w:spacing w:after="240" w:before="240" w:lineRule="auto"/>
        <w:ind w:left="720" w:firstLine="0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Lexend" w:cs="Lexend" w:eastAsia="Lexend" w:hAnsi="Lexend"/>
          <w:b w:val="1"/>
          <w:u w:val="none"/>
        </w:rPr>
      </w:pPr>
      <w:r w:rsidDel="00000000" w:rsidR="00000000" w:rsidRPr="00000000">
        <w:rPr>
          <w:rFonts w:ascii="Lexend" w:cs="Lexend" w:eastAsia="Lexend" w:hAnsi="Lexend"/>
          <w:b w:val="1"/>
          <w:rtl w:val="0"/>
        </w:rPr>
        <w:t xml:space="preserve"> Avez-vous des destinations que vous avez déjà visitées et que vous aimeriez revisiter ?</w:t>
      </w:r>
      <w:ins w:author="Johan DAMIOT" w:id="14" w:date="2024-10-14T08:38:14Z">
        <w:r w:rsidDel="00000000" w:rsidR="00000000" w:rsidRPr="00000000">
          <w:rPr>
            <w:rFonts w:ascii="Lexend" w:cs="Lexend" w:eastAsia="Lexend" w:hAnsi="Lexend"/>
            <w:b w:val="1"/>
            <w:rtl w:val="0"/>
          </w:rPr>
          <w:t xml:space="preserve">trop spécifique</w:t>
        </w:r>
      </w:ins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Oui</w:t>
      </w:r>
    </w:p>
    <w:p w:rsidR="00000000" w:rsidDel="00000000" w:rsidP="00000000" w:rsidRDefault="00000000" w:rsidRPr="00000000" w14:paraId="000000D1">
      <w:pPr>
        <w:numPr>
          <w:ilvl w:val="0"/>
          <w:numId w:val="34"/>
        </w:numPr>
        <w:spacing w:after="24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Non</w:t>
      </w:r>
    </w:p>
    <w:p w:rsidR="00000000" w:rsidDel="00000000" w:rsidP="00000000" w:rsidRDefault="00000000" w:rsidRPr="00000000" w14:paraId="000000D2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(Si "Oui" est choisi)</w:t>
      </w:r>
    </w:p>
    <w:p w:rsidR="00000000" w:rsidDel="00000000" w:rsidP="00000000" w:rsidRDefault="00000000" w:rsidRPr="00000000" w14:paraId="000000D3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Qu'est-ce qui vous a le plus plu lors de votre précédente visite ?</w:t>
      </w:r>
    </w:p>
    <w:p w:rsidR="00000000" w:rsidDel="00000000" w:rsidP="00000000" w:rsidRDefault="00000000" w:rsidRPr="00000000" w14:paraId="000000D4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Y a-t-il des activités ou des lieux que vous n'avez pas pu voir lors de votre première visite et que vous aimeriez découvrir cette fois-ci ?</w:t>
      </w:r>
    </w:p>
    <w:p w:rsidR="00000000" w:rsidDel="00000000" w:rsidP="00000000" w:rsidRDefault="00000000" w:rsidRPr="00000000" w14:paraId="000000D5">
      <w:pPr>
        <w:spacing w:after="240" w:before="240" w:lineRule="auto"/>
        <w:ind w:left="0" w:firstLine="0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Lexend" w:cs="Lexend" w:eastAsia="Lexend" w:hAnsi="Lexend"/>
          <w:b w:val="1"/>
          <w:u w:val="none"/>
        </w:rPr>
      </w:pPr>
      <w:r w:rsidDel="00000000" w:rsidR="00000000" w:rsidRPr="00000000">
        <w:rPr>
          <w:rFonts w:ascii="Lexend" w:cs="Lexend" w:eastAsia="Lexend" w:hAnsi="Lexend"/>
          <w:b w:val="1"/>
          <w:rtl w:val="0"/>
        </w:rPr>
        <w:t xml:space="preserve"> Quel est votre rythme de voyage préféré ?</w:t>
      </w:r>
      <w:ins w:author="Johan DAMIOT" w:id="15" w:date="2024-10-14T08:38:26Z">
        <w:r w:rsidDel="00000000" w:rsidR="00000000" w:rsidRPr="00000000">
          <w:rPr>
            <w:rFonts w:ascii="Lexend" w:cs="Lexend" w:eastAsia="Lexend" w:hAnsi="Lexend"/>
            <w:b w:val="1"/>
            <w:rtl w:val="0"/>
          </w:rPr>
          <w:t xml:space="preserve"> a t’on vraiment </w:t>
        </w:r>
        <w:r w:rsidDel="00000000" w:rsidR="00000000" w:rsidRPr="00000000">
          <w:rPr>
            <w:rFonts w:ascii="Lexend" w:cs="Lexend" w:eastAsia="Lexend" w:hAnsi="Lexend"/>
            <w:b w:val="1"/>
            <w:rtl w:val="0"/>
          </w:rPr>
          <w:t xml:space="preserve">besoin</w:t>
        </w:r>
        <w:r w:rsidDel="00000000" w:rsidR="00000000" w:rsidRPr="00000000">
          <w:rPr>
            <w:rFonts w:ascii="Lexend" w:cs="Lexend" w:eastAsia="Lexend" w:hAnsi="Lexend"/>
            <w:b w:val="1"/>
            <w:rtl w:val="0"/>
          </w:rPr>
          <w:t xml:space="preserve"> de cette information</w:t>
        </w:r>
      </w:ins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Détendu avec beaucoup de temps libre</w:t>
      </w:r>
    </w:p>
    <w:p w:rsidR="00000000" w:rsidDel="00000000" w:rsidP="00000000" w:rsidRDefault="00000000" w:rsidRPr="00000000" w14:paraId="000000D8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Modéré avec un bon équilibre entre activités et détente</w:t>
      </w:r>
    </w:p>
    <w:p w:rsidR="00000000" w:rsidDel="00000000" w:rsidP="00000000" w:rsidRDefault="00000000" w:rsidRPr="00000000" w14:paraId="000000D9">
      <w:pPr>
        <w:numPr>
          <w:ilvl w:val="0"/>
          <w:numId w:val="28"/>
        </w:numPr>
        <w:spacing w:after="24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Intense avec un emploi du temps chargé</w:t>
      </w:r>
    </w:p>
    <w:p w:rsidR="00000000" w:rsidDel="00000000" w:rsidP="00000000" w:rsidRDefault="00000000" w:rsidRPr="00000000" w14:paraId="000000DA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(Si "Détendu avec beaucoup de temps libre" est choisi)</w:t>
      </w:r>
    </w:p>
    <w:p w:rsidR="00000000" w:rsidDel="00000000" w:rsidP="00000000" w:rsidRDefault="00000000" w:rsidRPr="00000000" w14:paraId="000000DB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Préférez-vous des séjours en bord de mer ou en campagne où vous pouvez vous relaxer ?</w:t>
      </w:r>
    </w:p>
    <w:p w:rsidR="00000000" w:rsidDel="00000000" w:rsidP="00000000" w:rsidRDefault="00000000" w:rsidRPr="00000000" w14:paraId="000000DC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Êtes-vous intéressé par des destinations avec des spas, des plages ou des jardins ?</w:t>
      </w:r>
    </w:p>
    <w:p w:rsidR="00000000" w:rsidDel="00000000" w:rsidP="00000000" w:rsidRDefault="00000000" w:rsidRPr="00000000" w14:paraId="000000DD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oppi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Syne Mono">
    <w:embedRegular w:fontKey="{00000000-0000-0000-0000-000000000000}" r:id="rId9" w:subsetted="0"/>
  </w:font>
  <w:font w:name="Lexend">
    <w:embedRegular w:fontKey="{00000000-0000-0000-0000-000000000000}" r:id="rId10" w:subsetted="0"/>
    <w:embedBold w:fontKey="{00000000-0000-0000-0000-000000000000}" r:id="rId1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11" Type="http://schemas.openxmlformats.org/officeDocument/2006/relationships/font" Target="fonts/Lexend-bold.ttf"/><Relationship Id="rId10" Type="http://schemas.openxmlformats.org/officeDocument/2006/relationships/font" Target="fonts/Lexend-regular.ttf"/><Relationship Id="rId9" Type="http://schemas.openxmlformats.org/officeDocument/2006/relationships/font" Target="fonts/SyneMono-regular.ttf"/><Relationship Id="rId5" Type="http://schemas.openxmlformats.org/officeDocument/2006/relationships/font" Target="fonts/Poppins-regular.ttf"/><Relationship Id="rId6" Type="http://schemas.openxmlformats.org/officeDocument/2006/relationships/font" Target="fonts/Poppins-bold.ttf"/><Relationship Id="rId7" Type="http://schemas.openxmlformats.org/officeDocument/2006/relationships/font" Target="fonts/Poppins-italic.ttf"/><Relationship Id="rId8" Type="http://schemas.openxmlformats.org/officeDocument/2006/relationships/font" Target="fonts/Poppi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